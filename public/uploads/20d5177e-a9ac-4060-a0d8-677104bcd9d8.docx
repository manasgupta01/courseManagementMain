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color w:val="000000"/>
          <w:sz w:val="30"/>
          <w:szCs w:val="30"/>
          <w:u w:val="single"/>
        </w:rPr>
      </w:pPr>
      <w:r w:rsidDel="00000000" w:rsidR="00000000" w:rsidRPr="00000000">
        <w:rPr>
          <w:color w:val="000000"/>
          <w:sz w:val="30"/>
          <w:szCs w:val="30"/>
          <w:u w:val="single"/>
          <w:rtl w:val="0"/>
        </w:rPr>
        <w:t xml:space="preserve">DBMS LAB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2" w:right="0" w:hanging="432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Introduction to SQL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2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2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Structured Query Language)</w:t>
      </w:r>
      <w:hyperlink r:id="rId6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4"/>
            <w:szCs w:val="24"/>
            <w:highlight w:val="white"/>
            <w:u w:val="none"/>
            <w:vertAlign w:val="superscript"/>
            <w:rtl w:val="0"/>
          </w:rPr>
          <w:t xml:space="preserve">[5]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 is a </w:t>
      </w:r>
      <w:hyperlink r:id="rId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4"/>
            <w:szCs w:val="24"/>
            <w:highlight w:val="white"/>
            <w:u w:val="none"/>
            <w:vertAlign w:val="baseline"/>
            <w:rtl w:val="0"/>
          </w:rPr>
          <w:t xml:space="preserve">domain-specific language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 used in programming and designed for managing data held in a </w:t>
      </w:r>
      <w:hyperlink r:id="rId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4"/>
            <w:szCs w:val="24"/>
            <w:highlight w:val="white"/>
            <w:u w:val="none"/>
            <w:vertAlign w:val="baseline"/>
            <w:rtl w:val="0"/>
          </w:rPr>
          <w:t xml:space="preserve">relational database management system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 (RDBMS), or for stream processing in a </w:t>
      </w:r>
      <w:hyperlink r:id="rId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4"/>
            <w:szCs w:val="24"/>
            <w:highlight w:val="white"/>
            <w:u w:val="none"/>
            <w:vertAlign w:val="baseline"/>
            <w:rtl w:val="0"/>
          </w:rPr>
          <w:t xml:space="preserve">relational data stream management system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 (RDSMS). It is particularly useful in handling </w:t>
      </w:r>
      <w:hyperlink r:id="rId1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4"/>
            <w:szCs w:val="24"/>
            <w:highlight w:val="white"/>
            <w:u w:val="none"/>
            <w:vertAlign w:val="baseline"/>
            <w:rtl w:val="0"/>
          </w:rPr>
          <w:t xml:space="preserve">structured data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, i.e. data incorporating relations among entities and variables. SQL offers two main advantages over older read–write </w:t>
      </w:r>
      <w:hyperlink r:id="rId1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4"/>
            <w:szCs w:val="24"/>
            <w:highlight w:val="white"/>
            <w:u w:val="none"/>
            <w:vertAlign w:val="baseline"/>
            <w:rtl w:val="0"/>
          </w:rPr>
          <w:t xml:space="preserve">APIs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 such as </w:t>
      </w:r>
      <w:hyperlink r:id="rId12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4"/>
            <w:szCs w:val="24"/>
            <w:highlight w:val="white"/>
            <w:u w:val="none"/>
            <w:vertAlign w:val="baseline"/>
            <w:rtl w:val="0"/>
          </w:rPr>
          <w:t xml:space="preserve">ISAM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 or </w:t>
      </w:r>
      <w:hyperlink r:id="rId13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4"/>
            <w:szCs w:val="24"/>
            <w:highlight w:val="white"/>
            <w:u w:val="none"/>
            <w:vertAlign w:val="baseline"/>
            <w:rtl w:val="0"/>
          </w:rPr>
          <w:t xml:space="preserve">VSAM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. Firstly, it introduced the concept of accessing many records with one single command. Secondly, it eliminates the need to specify how to reach a record, e.g. with or without an </w:t>
      </w:r>
      <w:hyperlink r:id="rId14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4"/>
            <w:szCs w:val="24"/>
            <w:highlight w:val="white"/>
            <w:u w:val="none"/>
            <w:vertAlign w:val="baseline"/>
            <w:rtl w:val="0"/>
          </w:rPr>
          <w:t xml:space="preserve">index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2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92" w:right="0" w:hanging="432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Features of SQL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hd w:fill="ffffff" w:val="clear"/>
        <w:spacing w:after="280" w:before="280" w:lineRule="auto"/>
        <w:ind w:left="1170" w:hanging="360"/>
        <w:rPr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High Performance</w:t>
        <w:br w:type="textWrapping"/>
        <w:t xml:space="preserve">SQL provides high-performance programming capability for highly transactional, heavy workload, and high usage </w:t>
      </w:r>
      <w:hyperlink r:id="rId15">
        <w:r w:rsidDel="00000000" w:rsidR="00000000" w:rsidRPr="00000000">
          <w:rPr>
            <w:rFonts w:ascii="Open Sans" w:cs="Open Sans" w:eastAsia="Open Sans" w:hAnsi="Open Sans"/>
            <w:color w:val="000000"/>
            <w:sz w:val="24"/>
            <w:szCs w:val="24"/>
            <w:rtl w:val="0"/>
          </w:rPr>
          <w:t xml:space="preserve">database systems</w:t>
        </w:r>
      </w:hyperlink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. SQL programming gives various ways to describe the data more analytically.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hd w:fill="ffffff" w:val="clear"/>
        <w:spacing w:after="280" w:before="280" w:lineRule="auto"/>
        <w:ind w:left="1170" w:hanging="360"/>
        <w:rPr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High Availability</w:t>
        <w:br w:type="textWrapping"/>
        <w:t xml:space="preserve">SQL is compatible with databases like MS Access, Microsoft SQL Server, MySQL, Oracle Database, SAP HANA, SAP Adaptive Server, etc. All of these </w:t>
      </w:r>
      <w:hyperlink r:id="rId16">
        <w:r w:rsidDel="00000000" w:rsidR="00000000" w:rsidRPr="00000000">
          <w:rPr>
            <w:rFonts w:ascii="Open Sans" w:cs="Open Sans" w:eastAsia="Open Sans" w:hAnsi="Open Sans"/>
            <w:color w:val="000000"/>
            <w:sz w:val="24"/>
            <w:szCs w:val="24"/>
            <w:rtl w:val="0"/>
          </w:rPr>
          <w:t xml:space="preserve">relational database management systems</w:t>
        </w:r>
      </w:hyperlink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 support SQL and it is easy to create an application extension for procedural programming and various other </w:t>
      </w:r>
      <w:hyperlink r:id="rId17">
        <w:r w:rsidDel="00000000" w:rsidR="00000000" w:rsidRPr="00000000">
          <w:rPr>
            <w:rFonts w:ascii="Open Sans" w:cs="Open Sans" w:eastAsia="Open Sans" w:hAnsi="Open Sans"/>
            <w:color w:val="000000"/>
            <w:sz w:val="24"/>
            <w:szCs w:val="24"/>
            <w:rtl w:val="0"/>
          </w:rPr>
          <w:t xml:space="preserve">SQL functions</w:t>
        </w:r>
      </w:hyperlink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 which are additional features thus converting SQL into a powerful tool.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hd w:fill="ffffff" w:val="clear"/>
        <w:spacing w:after="280" w:before="150" w:line="240" w:lineRule="auto"/>
        <w:ind w:left="1170" w:hanging="360"/>
        <w:rPr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Scalability and Flexibility</w:t>
        <w:br w:type="textWrapping"/>
      </w:r>
      <w:hyperlink r:id="rId18">
        <w:r w:rsidDel="00000000" w:rsidR="00000000" w:rsidRPr="00000000">
          <w:rPr>
            <w:rFonts w:ascii="Open Sans" w:cs="Open Sans" w:eastAsia="Open Sans" w:hAnsi="Open Sans"/>
            <w:color w:val="000000"/>
            <w:sz w:val="24"/>
            <w:szCs w:val="24"/>
            <w:rtl w:val="0"/>
          </w:rPr>
          <w:t xml:space="preserve">SQL</w:t>
        </w:r>
      </w:hyperlink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 provides Scalability and Flexibility. It is very easy to create new tables and previously created or not used tables can be dropped or deleted in a database.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shd w:fill="ffffff" w:val="clear"/>
        <w:spacing w:after="0" w:before="280" w:lineRule="auto"/>
        <w:ind w:left="1170" w:hanging="360"/>
        <w:rPr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Robust Transactional Support</w:t>
        <w:br w:type="textWrapping"/>
        <w:t xml:space="preserve">SQL programming can handle large records and manage numerous transactions.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hd w:fill="ffffff" w:val="clear"/>
        <w:spacing w:after="0" w:before="0" w:lineRule="auto"/>
        <w:ind w:left="720" w:hanging="360"/>
        <w:rPr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Management Ease</w:t>
        <w:br w:type="textWrapping"/>
        <w:t xml:space="preserve">SQL is used in almost every Relational Database Management System. “</w:t>
      </w:r>
      <w:hyperlink r:id="rId19">
        <w:r w:rsidDel="00000000" w:rsidR="00000000" w:rsidRPr="00000000">
          <w:rPr>
            <w:rFonts w:ascii="Open Sans" w:cs="Open Sans" w:eastAsia="Open Sans" w:hAnsi="Open Sans"/>
            <w:color w:val="000000"/>
            <w:sz w:val="24"/>
            <w:szCs w:val="24"/>
            <w:u w:val="single"/>
            <w:rtl w:val="0"/>
          </w:rPr>
          <w:t xml:space="preserve">Select</w:t>
        </w:r>
      </w:hyperlink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“, “Create”, “Insert”, “Drop”, “Update”, and “</w:t>
      </w:r>
      <w:hyperlink r:id="rId20">
        <w:r w:rsidDel="00000000" w:rsidR="00000000" w:rsidRPr="00000000">
          <w:rPr>
            <w:rFonts w:ascii="Open Sans" w:cs="Open Sans" w:eastAsia="Open Sans" w:hAnsi="Open Sans"/>
            <w:color w:val="000000"/>
            <w:sz w:val="24"/>
            <w:szCs w:val="24"/>
            <w:u w:val="single"/>
            <w:rtl w:val="0"/>
          </w:rPr>
          <w:t xml:space="preserve">Delete</w:t>
        </w:r>
      </w:hyperlink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” are the standard and common SQL commands that help us to manage large amounts of data from a database very quickly and efficiently.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hd w:fill="ffffff" w:val="clear"/>
        <w:spacing w:after="280" w:before="0" w:lineRule="auto"/>
        <w:ind w:left="720" w:hanging="360"/>
        <w:rPr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Open Source</w:t>
        <w:br w:type="textWrapping"/>
        <w:t xml:space="preserve">SQL is an open-source programming language for building relational database management system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2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92" w:right="0" w:hanging="432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Different software available for SQL</w:t>
      </w:r>
    </w:p>
    <w:tbl>
      <w:tblPr>
        <w:tblStyle w:val="Table1"/>
        <w:tblW w:w="5796.0" w:type="dxa"/>
        <w:jc w:val="left"/>
        <w:tblInd w:w="0.0" w:type="dxa"/>
        <w:tblLayout w:type="fixed"/>
        <w:tblLook w:val="0400"/>
      </w:tblPr>
      <w:tblGrid>
        <w:gridCol w:w="5714"/>
        <w:gridCol w:w="41"/>
        <w:gridCol w:w="41"/>
        <w:tblGridChange w:id="0">
          <w:tblGrid>
            <w:gridCol w:w="5714"/>
            <w:gridCol w:w="41"/>
            <w:gridCol w:w="41"/>
          </w:tblGrid>
        </w:tblGridChange>
      </w:tblGrid>
      <w:tr>
        <w:trPr>
          <w:cantSplit w:val="0"/>
          <w:trHeight w:val="294" w:hRule="atLeast"/>
          <w:tblHeader w:val="0"/>
        </w:trPr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0F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hyperlink r:id="rId21">
              <w:r w:rsidDel="00000000" w:rsidR="00000000" w:rsidRPr="00000000">
                <w:rPr>
                  <w:rFonts w:ascii="Source Sans Pro" w:cs="Source Sans Pro" w:eastAsia="Source Sans Pro" w:hAnsi="Source Sans Pro"/>
                  <w:color w:val="000000"/>
                  <w:sz w:val="24"/>
                  <w:szCs w:val="24"/>
                  <w:rtl w:val="0"/>
                </w:rPr>
                <w:t xml:space="preserve">ManageEngine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0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1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2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hyperlink r:id="rId22">
              <w:r w:rsidDel="00000000" w:rsidR="00000000" w:rsidRPr="00000000">
                <w:rPr>
                  <w:rFonts w:ascii="Source Sans Pro" w:cs="Source Sans Pro" w:eastAsia="Source Sans Pro" w:hAnsi="Source Sans Pro"/>
                  <w:color w:val="000000"/>
                  <w:sz w:val="24"/>
                  <w:szCs w:val="24"/>
                  <w:rtl w:val="0"/>
                </w:rPr>
                <w:t xml:space="preserve">Aqua Data Studio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3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4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5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hyperlink r:id="rId23">
              <w:r w:rsidDel="00000000" w:rsidR="00000000" w:rsidRPr="00000000">
                <w:rPr>
                  <w:rFonts w:ascii="Source Sans Pro" w:cs="Source Sans Pro" w:eastAsia="Source Sans Pro" w:hAnsi="Source Sans Pro"/>
                  <w:color w:val="000000"/>
                  <w:sz w:val="24"/>
                  <w:szCs w:val="24"/>
                  <w:rtl w:val="0"/>
                </w:rPr>
                <w:t xml:space="preserve">SolarWinds Database Performance Analyzer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6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7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8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hyperlink r:id="rId24">
              <w:r w:rsidDel="00000000" w:rsidR="00000000" w:rsidRPr="00000000">
                <w:rPr>
                  <w:rFonts w:ascii="Source Sans Pro" w:cs="Source Sans Pro" w:eastAsia="Source Sans Pro" w:hAnsi="Source Sans Pro"/>
                  <w:color w:val="000000"/>
                  <w:sz w:val="24"/>
                  <w:szCs w:val="24"/>
                  <w:rtl w:val="0"/>
                </w:rPr>
                <w:t xml:space="preserve">DbSchema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B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hyperlink r:id="rId25">
              <w:r w:rsidDel="00000000" w:rsidR="00000000" w:rsidRPr="00000000">
                <w:rPr>
                  <w:rFonts w:ascii="Source Sans Pro" w:cs="Source Sans Pro" w:eastAsia="Source Sans Pro" w:hAnsi="Source Sans Pro"/>
                  <w:color w:val="000000"/>
                  <w:sz w:val="24"/>
                  <w:szCs w:val="24"/>
                  <w:rtl w:val="0"/>
                </w:rPr>
                <w:t xml:space="preserve">DBVisualizer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C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D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hyperlink r:id="rId26">
              <w:r w:rsidDel="00000000" w:rsidR="00000000" w:rsidRPr="00000000">
                <w:rPr>
                  <w:rFonts w:ascii="Source Sans Pro" w:cs="Source Sans Pro" w:eastAsia="Source Sans Pro" w:hAnsi="Source Sans Pro"/>
                  <w:color w:val="000000"/>
                  <w:sz w:val="24"/>
                  <w:szCs w:val="24"/>
                  <w:rtl w:val="0"/>
                </w:rPr>
                <w:t xml:space="preserve">Devart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F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0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1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hyperlink r:id="rId27">
              <w:r w:rsidDel="00000000" w:rsidR="00000000" w:rsidRPr="00000000">
                <w:rPr>
                  <w:rFonts w:ascii="Source Sans Pro" w:cs="Source Sans Pro" w:eastAsia="Source Sans Pro" w:hAnsi="Source Sans Pro"/>
                  <w:color w:val="000000"/>
                  <w:sz w:val="24"/>
                  <w:szCs w:val="24"/>
                  <w:rtl w:val="0"/>
                </w:rPr>
                <w:t xml:space="preserve">SQL Sentry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2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3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4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hyperlink r:id="rId28">
              <w:r w:rsidDel="00000000" w:rsidR="00000000" w:rsidRPr="00000000">
                <w:rPr>
                  <w:rFonts w:ascii="Source Sans Pro" w:cs="Source Sans Pro" w:eastAsia="Source Sans Pro" w:hAnsi="Source Sans Pro"/>
                  <w:color w:val="000000"/>
                  <w:sz w:val="24"/>
                  <w:szCs w:val="24"/>
                  <w:rtl w:val="0"/>
                </w:rPr>
                <w:t xml:space="preserve">Paessler PRTG MySQL Monitoring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5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6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7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hyperlink r:id="rId29">
              <w:r w:rsidDel="00000000" w:rsidR="00000000" w:rsidRPr="00000000">
                <w:rPr>
                  <w:rFonts w:ascii="Source Sans Pro" w:cs="Source Sans Pro" w:eastAsia="Source Sans Pro" w:hAnsi="Source Sans Pro"/>
                  <w:color w:val="000000"/>
                  <w:sz w:val="24"/>
                  <w:szCs w:val="24"/>
                  <w:rtl w:val="0"/>
                </w:rPr>
                <w:t xml:space="preserve">SysTools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8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9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A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hyperlink r:id="rId30">
              <w:r w:rsidDel="00000000" w:rsidR="00000000" w:rsidRPr="00000000">
                <w:rPr>
                  <w:rFonts w:ascii="Source Sans Pro" w:cs="Source Sans Pro" w:eastAsia="Source Sans Pro" w:hAnsi="Source Sans Pro"/>
                  <w:color w:val="000000"/>
                  <w:sz w:val="24"/>
                  <w:szCs w:val="24"/>
                  <w:rtl w:val="0"/>
                </w:rPr>
                <w:t xml:space="preserve">EMS SQL Manager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B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C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D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hyperlink r:id="rId31">
              <w:r w:rsidDel="00000000" w:rsidR="00000000" w:rsidRPr="00000000">
                <w:rPr>
                  <w:rFonts w:ascii="Source Sans Pro" w:cs="Source Sans Pro" w:eastAsia="Source Sans Pro" w:hAnsi="Source Sans Pro"/>
                  <w:color w:val="000000"/>
                  <w:sz w:val="24"/>
                  <w:szCs w:val="24"/>
                  <w:rtl w:val="0"/>
                </w:rPr>
                <w:t xml:space="preserve">Microsoft SQL Server Management Studio Express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E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F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4" w:hRule="atLeast"/>
          <w:tblHeader w:val="0"/>
        </w:trPr>
        <w:tc>
          <w:tcPr>
            <w:tcBorders>
              <w:top w:color="eeeeee" w:space="0" w:sz="6" w:val="single"/>
              <w:left w:color="eeeeee" w:space="0" w:sz="6" w:val="single"/>
              <w:bottom w:color="eeeeee" w:space="0" w:sz="6" w:val="single"/>
              <w:right w:color="eeeeee" w:space="0" w:sz="6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30">
            <w:pPr>
              <w:spacing w:after="0" w:line="240" w:lineRule="auto"/>
              <w:rPr>
                <w:rFonts w:ascii="Source Sans Pro" w:cs="Source Sans Pro" w:eastAsia="Source Sans Pro" w:hAnsi="Source Sans Pro"/>
                <w:color w:val="000000"/>
                <w:sz w:val="24"/>
                <w:szCs w:val="24"/>
              </w:rPr>
            </w:pPr>
            <w:hyperlink r:id="rId32">
              <w:r w:rsidDel="00000000" w:rsidR="00000000" w:rsidRPr="00000000">
                <w:rPr>
                  <w:rFonts w:ascii="Source Sans Pro" w:cs="Source Sans Pro" w:eastAsia="Source Sans Pro" w:hAnsi="Source Sans Pro"/>
                  <w:color w:val="000000"/>
                  <w:sz w:val="24"/>
                  <w:szCs w:val="24"/>
                  <w:rtl w:val="0"/>
                </w:rPr>
                <w:t xml:space="preserve">FlySpeed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2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92" w:right="0" w:hanging="432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types in SQL</w:t>
      </w:r>
    </w:p>
    <w:p w:rsidR="00000000" w:rsidDel="00000000" w:rsidP="00000000" w:rsidRDefault="00000000" w:rsidRPr="00000000" w14:paraId="00000035">
      <w:pPr>
        <w:shd w:fill="ffffff" w:val="clear"/>
        <w:spacing w:after="280" w:before="280" w:line="240" w:lineRule="auto"/>
        <w:jc w:val="both"/>
        <w:rPr>
          <w:rFonts w:ascii="Quattrocento Sans" w:cs="Quattrocento Sans" w:eastAsia="Quattrocento Sans" w:hAnsi="Quattrocento Sans"/>
          <w:color w:val="000000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4"/>
          <w:szCs w:val="24"/>
          <w:rtl w:val="0"/>
        </w:rPr>
        <w:t xml:space="preserve">Data types mainly classified into three categories for every database.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hd w:fill="ffffff" w:val="clear"/>
        <w:spacing w:after="280" w:before="6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4"/>
          <w:szCs w:val="24"/>
          <w:rtl w:val="0"/>
        </w:rPr>
        <w:t xml:space="preserve">String Data types</w:t>
      </w:r>
    </w:p>
    <w:tbl>
      <w:tblPr>
        <w:tblStyle w:val="Table2"/>
        <w:tblW w:w="3636.0" w:type="dxa"/>
        <w:jc w:val="left"/>
        <w:tblInd w:w="0.0" w:type="dxa"/>
        <w:tblBorders>
          <w:top w:color="c7ccbe" w:space="0" w:sz="6" w:val="single"/>
          <w:left w:color="c7ccbe" w:space="0" w:sz="6" w:val="single"/>
          <w:bottom w:color="c7ccbe" w:space="0" w:sz="6" w:val="single"/>
          <w:right w:color="c7ccbe" w:space="0" w:sz="6" w:val="single"/>
        </w:tblBorders>
        <w:tblLayout w:type="fixed"/>
        <w:tblLook w:val="0400"/>
      </w:tblPr>
      <w:tblGrid>
        <w:gridCol w:w="3365"/>
        <w:gridCol w:w="271"/>
        <w:tblGridChange w:id="0">
          <w:tblGrid>
            <w:gridCol w:w="3365"/>
            <w:gridCol w:w="271"/>
          </w:tblGrid>
        </w:tblGridChange>
      </w:tblGrid>
      <w:tr>
        <w:trPr>
          <w:cantSplit w:val="0"/>
          <w:trHeight w:val="277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37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CHAR(Size)</w:t>
            </w:r>
          </w:p>
        </w:tc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38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ffffff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39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VARCHAR(Size)</w:t>
            </w:r>
          </w:p>
        </w:tc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ffffff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BINARY(Size)</w:t>
            </w:r>
          </w:p>
        </w:tc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ffffff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VARBINARY(Size)</w:t>
            </w:r>
          </w:p>
        </w:tc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ffffff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3F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TEXT(Size)</w:t>
            </w:r>
          </w:p>
        </w:tc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40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ffffff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TINYTEXT</w:t>
            </w:r>
          </w:p>
        </w:tc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ffffff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43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MEDIUMTEXT</w:t>
            </w:r>
          </w:p>
        </w:tc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ffffff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45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LONGTEXT</w:t>
            </w:r>
          </w:p>
        </w:tc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ffffff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47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ENUM(val1, val2, val3,...)</w:t>
            </w:r>
          </w:p>
        </w:tc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48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ffffff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SET( val1,val2,val3,....)</w:t>
            </w:r>
          </w:p>
        </w:tc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ffffff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4A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4B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BLOB(size)</w:t>
            </w:r>
          </w:p>
        </w:tc>
        <w:tc>
          <w:tcPr>
            <w:shd w:fill="eff1eb" w:val="clear"/>
            <w:vAlign w:val="center"/>
          </w:tcPr>
          <w:p w:rsidR="00000000" w:rsidDel="00000000" w:rsidP="00000000" w:rsidRDefault="00000000" w:rsidRPr="00000000" w14:paraId="0000004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shd w:fill="ffffff" w:val="clear"/>
        <w:spacing w:after="280" w:before="60" w:lineRule="auto"/>
        <w:ind w:left="720" w:firstLine="0"/>
        <w:jc w:val="both"/>
        <w:rPr>
          <w:rFonts w:ascii="Quattrocento Sans" w:cs="Quattrocento Sans" w:eastAsia="Quattrocento Sans" w:hAnsi="Quattrocento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hd w:fill="ffffff" w:val="clear"/>
        <w:spacing w:after="280" w:before="6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4"/>
          <w:szCs w:val="24"/>
          <w:rtl w:val="0"/>
        </w:rPr>
        <w:t xml:space="preserve">Numeric Data types</w:t>
      </w:r>
    </w:p>
    <w:tbl>
      <w:tblPr>
        <w:tblStyle w:val="Table3"/>
        <w:tblW w:w="2652.0" w:type="dxa"/>
        <w:jc w:val="left"/>
        <w:tblInd w:w="0.0" w:type="dxa"/>
        <w:tblBorders>
          <w:top w:color="c7ccbe" w:space="0" w:sz="6" w:val="single"/>
          <w:left w:color="c7ccbe" w:space="0" w:sz="6" w:val="single"/>
          <w:bottom w:color="c7ccbe" w:space="0" w:sz="6" w:val="single"/>
          <w:right w:color="c7ccbe" w:space="0" w:sz="6" w:val="single"/>
        </w:tblBorders>
        <w:tblLayout w:type="fixed"/>
        <w:tblLook w:val="0400"/>
      </w:tblPr>
      <w:tblGrid>
        <w:gridCol w:w="2365"/>
        <w:gridCol w:w="287"/>
        <w:tblGridChange w:id="0">
          <w:tblGrid>
            <w:gridCol w:w="2365"/>
            <w:gridCol w:w="287"/>
          </w:tblGrid>
        </w:tblGridChange>
      </w:tblGrid>
      <w:tr>
        <w:trPr>
          <w:cantSplit w:val="0"/>
          <w:trHeight w:val="245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BIT(Size)</w:t>
            </w:r>
          </w:p>
        </w:tc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ffffff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1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INT(size)</w:t>
            </w:r>
          </w:p>
        </w:tc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ffffff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2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3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INTEGER(size)</w:t>
            </w:r>
          </w:p>
        </w:tc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4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6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ffffff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5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FLOAT(size, d)</w:t>
            </w:r>
          </w:p>
        </w:tc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ffffff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6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7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FLOAT(p)</w:t>
            </w:r>
          </w:p>
        </w:tc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8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ffffff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9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DOUBLE(size, d)</w:t>
            </w:r>
          </w:p>
        </w:tc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ffffff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A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B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DECIMAL(size, d)</w:t>
            </w:r>
          </w:p>
        </w:tc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C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ffffff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D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DEC(size, d)</w:t>
            </w:r>
          </w:p>
        </w:tc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ffffff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E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F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BOOL</w:t>
            </w:r>
          </w:p>
        </w:tc>
        <w:tc>
          <w:tcPr>
            <w:shd w:fill="eff1eb" w:val="clear"/>
            <w:vAlign w:val="center"/>
          </w:tcPr>
          <w:p w:rsidR="00000000" w:rsidDel="00000000" w:rsidP="00000000" w:rsidRDefault="00000000" w:rsidRPr="00000000" w14:paraId="0000006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shd w:fill="ffffff" w:val="clear"/>
        <w:spacing w:after="280" w:before="60" w:lineRule="auto"/>
        <w:ind w:left="720" w:firstLine="0"/>
        <w:jc w:val="both"/>
        <w:rPr>
          <w:rFonts w:ascii="Quattrocento Sans" w:cs="Quattrocento Sans" w:eastAsia="Quattrocento Sans" w:hAnsi="Quattrocento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shd w:fill="ffffff" w:val="clear"/>
        <w:spacing w:after="280" w:before="6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4"/>
          <w:szCs w:val="24"/>
          <w:rtl w:val="0"/>
        </w:rPr>
        <w:t xml:space="preserve">Date and time Data types</w:t>
      </w:r>
    </w:p>
    <w:tbl>
      <w:tblPr>
        <w:tblStyle w:val="Table4"/>
        <w:tblW w:w="2304.0" w:type="dxa"/>
        <w:jc w:val="left"/>
        <w:tblInd w:w="0.0" w:type="dxa"/>
        <w:tblBorders>
          <w:top w:color="c7ccbe" w:space="0" w:sz="6" w:val="single"/>
          <w:left w:color="c7ccbe" w:space="0" w:sz="6" w:val="single"/>
          <w:bottom w:color="c7ccbe" w:space="0" w:sz="6" w:val="single"/>
          <w:right w:color="c7ccbe" w:space="0" w:sz="6" w:val="single"/>
        </w:tblBorders>
        <w:tblLayout w:type="fixed"/>
        <w:tblLook w:val="0400"/>
      </w:tblPr>
      <w:tblGrid>
        <w:gridCol w:w="2050"/>
        <w:gridCol w:w="254"/>
        <w:tblGridChange w:id="0">
          <w:tblGrid>
            <w:gridCol w:w="2050"/>
            <w:gridCol w:w="254"/>
          </w:tblGrid>
        </w:tblGridChange>
      </w:tblGrid>
      <w:tr>
        <w:trPr>
          <w:cantSplit w:val="0"/>
          <w:trHeight w:val="256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63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ffffff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65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DATETIME(fsp)</w:t>
            </w:r>
          </w:p>
        </w:tc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ffffff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66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67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TIMESTAMP(fsp)</w:t>
            </w:r>
          </w:p>
        </w:tc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68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ffffff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69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TIME(fsp)</w:t>
            </w:r>
          </w:p>
        </w:tc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ffffff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6A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6" w:hRule="atLeast"/>
          <w:tblHeader w:val="0"/>
        </w:trPr>
        <w:tc>
          <w:tcPr>
            <w:tcBorders>
              <w:top w:color="c7ccbe" w:space="0" w:sz="6" w:val="single"/>
              <w:left w:color="c7ccbe" w:space="0" w:sz="6" w:val="single"/>
              <w:bottom w:color="c7ccbe" w:space="0" w:sz="6" w:val="single"/>
              <w:right w:color="c7ccbe" w:space="0" w:sz="6" w:val="single"/>
            </w:tcBorders>
            <w:shd w:fill="eff1eb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6B">
            <w:pPr>
              <w:spacing w:after="0" w:line="240" w:lineRule="auto"/>
              <w:jc w:val="both"/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4"/>
                <w:szCs w:val="24"/>
                <w:rtl w:val="0"/>
              </w:rPr>
              <w:t xml:space="preserve">YEAR</w:t>
            </w:r>
          </w:p>
        </w:tc>
        <w:tc>
          <w:tcPr>
            <w:shd w:fill="eff1eb" w:val="clear"/>
            <w:vAlign w:val="center"/>
          </w:tcPr>
          <w:p w:rsidR="00000000" w:rsidDel="00000000" w:rsidP="00000000" w:rsidRDefault="00000000" w:rsidRPr="00000000" w14:paraId="0000006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2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92" w:right="0" w:hanging="432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Components of SQL</w:t>
      </w:r>
    </w:p>
    <w:p w:rsidR="00000000" w:rsidDel="00000000" w:rsidP="00000000" w:rsidRDefault="00000000" w:rsidRPr="00000000" w14:paraId="0000006F">
      <w:pPr>
        <w:pStyle w:val="Heading2"/>
        <w:shd w:fill="ffffff" w:val="clear"/>
        <w:spacing w:before="0" w:lineRule="auto"/>
        <w:rPr>
          <w:rFonts w:ascii="Lato" w:cs="Lato" w:eastAsia="Lato" w:hAnsi="Lato"/>
          <w:color w:val="000000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000000"/>
          <w:sz w:val="24"/>
          <w:szCs w:val="24"/>
          <w:rtl w:val="0"/>
        </w:rPr>
        <w:t xml:space="preserve">Data Manipulation Language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Data Manipulation Language (DML) contains the subset of SQL commands used most frequently — those that simply manipulate the contents of a database in some form. The four most common DML commands retrieve information from a database (the SELECT) command, add new information to a database (the INSERT command), modify information currently stored in a database (the UPDATE command), and remove information from a database (the DELETE command).</w:t>
      </w:r>
    </w:p>
    <w:p w:rsidR="00000000" w:rsidDel="00000000" w:rsidP="00000000" w:rsidRDefault="00000000" w:rsidRPr="00000000" w14:paraId="00000071">
      <w:pPr>
        <w:pStyle w:val="Heading2"/>
        <w:shd w:fill="ffffff" w:val="clear"/>
        <w:spacing w:before="0" w:lineRule="auto"/>
        <w:rPr>
          <w:rFonts w:ascii="Lato" w:cs="Lato" w:eastAsia="Lato" w:hAnsi="Lato"/>
          <w:color w:val="000000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000000"/>
          <w:sz w:val="24"/>
          <w:szCs w:val="24"/>
          <w:rtl w:val="0"/>
        </w:rPr>
        <w:t xml:space="preserve">Data Definition Language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280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Data Definition Language (DDL) contains commands that are less frequently used. DDL commands modify the actual structure of a database, rather than the database’s contents. Examples of commonly used DDL commands include those used to generate a </w:t>
      </w:r>
      <w:hyperlink r:id="rId33">
        <w:r w:rsidDel="00000000" w:rsidR="00000000" w:rsidRPr="00000000">
          <w:rPr>
            <w:rFonts w:ascii="Georgia" w:cs="Georgia" w:eastAsia="Georgia" w:hAnsi="Georgia"/>
            <w:b w:val="0"/>
            <w:i w:val="0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new database table</w:t>
        </w:r>
      </w:hyperlink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(CREATE TABLE), modify the structure of a database table (ALTER TABLE), and delete a database table (DROP TABLE).</w:t>
      </w:r>
    </w:p>
    <w:p w:rsidR="00000000" w:rsidDel="00000000" w:rsidP="00000000" w:rsidRDefault="00000000" w:rsidRPr="00000000" w14:paraId="00000073">
      <w:pPr>
        <w:pStyle w:val="Heading2"/>
        <w:shd w:fill="ffffff" w:val="clear"/>
        <w:spacing w:before="0" w:lineRule="auto"/>
        <w:rPr>
          <w:rFonts w:ascii="Lato" w:cs="Lato" w:eastAsia="Lato" w:hAnsi="Lato"/>
          <w:color w:val="000000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000000"/>
          <w:sz w:val="24"/>
          <w:szCs w:val="24"/>
          <w:rtl w:val="0"/>
        </w:rPr>
        <w:t xml:space="preserve">Data Control Language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280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 </w:t>
      </w:r>
      <w:hyperlink r:id="rId34">
        <w:r w:rsidDel="00000000" w:rsidR="00000000" w:rsidRPr="00000000">
          <w:rPr>
            <w:rFonts w:ascii="Georgia" w:cs="Georgia" w:eastAsia="Georgia" w:hAnsi="Georgia"/>
            <w:b w:val="0"/>
            <w:i w:val="0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Data Control Language</w:t>
        </w:r>
      </w:hyperlink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(DCL) is used to </w:t>
      </w:r>
      <w:hyperlink r:id="rId35">
        <w:r w:rsidDel="00000000" w:rsidR="00000000" w:rsidRPr="00000000">
          <w:rPr>
            <w:rFonts w:ascii="Georgia" w:cs="Georgia" w:eastAsia="Georgia" w:hAnsi="Georgia"/>
            <w:b w:val="0"/>
            <w:i w:val="0"/>
            <w:smallCaps w:val="0"/>
            <w:strike w:val="0"/>
            <w:color w:val="00000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manage user access to databases</w:t>
        </w:r>
      </w:hyperlink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It consists of two commands: the GRANT command, used to add database permissions for a user, and the REVOKE command, used to remove existing permissions. These two commands form the core of the relational database security model.</w:t>
      </w:r>
    </w:p>
    <w:p w:rsidR="00000000" w:rsidDel="00000000" w:rsidP="00000000" w:rsidRDefault="00000000" w:rsidRPr="00000000" w14:paraId="00000075">
      <w:pPr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6. SQL commands</w:t>
      </w:r>
    </w:p>
    <w:p w:rsidR="00000000" w:rsidDel="00000000" w:rsidP="00000000" w:rsidRDefault="00000000" w:rsidRPr="00000000" w14:paraId="00000077">
      <w:pPr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1. Show database:- Show all the databases present in the system.</w:t>
      </w:r>
    </w:p>
    <w:p w:rsidR="00000000" w:rsidDel="00000000" w:rsidP="00000000" w:rsidRDefault="00000000" w:rsidRPr="00000000" w14:paraId="00000078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Syntax: show databases;</w:t>
      </w:r>
    </w:p>
    <w:p w:rsidR="00000000" w:rsidDel="00000000" w:rsidP="00000000" w:rsidRDefault="00000000" w:rsidRPr="00000000" w14:paraId="00000079">
      <w:pPr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557838" cy="256222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10149" l="0" r="0" t="10149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2. Create database: Helps to create a database in the system.</w:t>
      </w:r>
    </w:p>
    <w:p w:rsidR="00000000" w:rsidDel="00000000" w:rsidP="00000000" w:rsidRDefault="00000000" w:rsidRPr="00000000" w14:paraId="0000007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Syntax: Create database name_database;</w:t>
      </w:r>
    </w:p>
    <w:p w:rsidR="00000000" w:rsidDel="00000000" w:rsidP="00000000" w:rsidRDefault="00000000" w:rsidRPr="00000000" w14:paraId="0000007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6119813" cy="33909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2103" l="0" r="0" t="2103"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3. Use: Help us to choose the database on which we have to work on.</w:t>
      </w:r>
    </w:p>
    <w:p w:rsidR="00000000" w:rsidDel="00000000" w:rsidP="00000000" w:rsidRDefault="00000000" w:rsidRPr="00000000" w14:paraId="0000007F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Syntax: Use database_name; </w:t>
      </w:r>
    </w:p>
    <w:p w:rsidR="00000000" w:rsidDel="00000000" w:rsidP="00000000" w:rsidRDefault="00000000" w:rsidRPr="00000000" w14:paraId="0000008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2606266" cy="95258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11479" l="0" r="0" t="1147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952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4. Create table: Creates a table in the database.</w:t>
      </w:r>
    </w:p>
    <w:p w:rsidR="00000000" w:rsidDel="00000000" w:rsidP="00000000" w:rsidRDefault="00000000" w:rsidRPr="00000000" w14:paraId="00000082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Syntax: Create table table_name (column_name datatype);</w:t>
      </w:r>
    </w:p>
    <w:p w:rsidR="00000000" w:rsidDel="00000000" w:rsidP="00000000" w:rsidRDefault="00000000" w:rsidRPr="00000000" w14:paraId="00000083">
      <w:pPr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4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5734050" cy="571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3877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Describe: Describe the current database in the form of metadata.</w:t>
      </w:r>
    </w:p>
    <w:p w:rsidR="00000000" w:rsidDel="00000000" w:rsidP="00000000" w:rsidRDefault="00000000" w:rsidRPr="00000000" w14:paraId="00000085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Syntax: describe table_name;</w:t>
      </w:r>
    </w:p>
    <w:p w:rsidR="00000000" w:rsidDel="00000000" w:rsidP="00000000" w:rsidRDefault="00000000" w:rsidRPr="00000000" w14:paraId="00000086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5731510" cy="2546092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Insert Values to tables: 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59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TO ADD SINGLE ELEMENT: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Insert into table_name values(-------Data---------);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ab/>
      </w: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5731510" cy="2321337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ADD MULTIPLR VALUES TOGETHER: 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Insert into table_name values(tuple1),(tuple2);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5731510" cy="201018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INSERT NULL VALUES: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Insert into table_name values (----data---, null);</w:t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5731510" cy="2769737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‘Where’ conditions</w:t>
      </w:r>
    </w:p>
    <w:p w:rsidR="00000000" w:rsidDel="00000000" w:rsidP="00000000" w:rsidRDefault="00000000" w:rsidRPr="00000000" w14:paraId="00000097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3756986" cy="2465522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465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Alter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column as a primary key</w:t>
      </w:r>
    </w:p>
    <w:p w:rsidR="00000000" w:rsidDel="00000000" w:rsidP="00000000" w:rsidRDefault="00000000" w:rsidRPr="00000000" w14:paraId="0000009B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5456393" cy="3011509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011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column in table</w:t>
      </w:r>
      <w:ins w:author="PRATYUSH GUPTA" w:id="0" w:date="2022-03-13T18:08:07Z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w:drawing>
            <wp:inline distB="114300" distT="114300" distL="114300" distR="114300">
              <wp:extent cx="3457575" cy="3286125"/>
              <wp:effectExtent b="0" l="0" r="0" t="0"/>
              <wp:docPr id="3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4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57575" cy="328612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88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Drop any column from table</w:t>
      </w:r>
    </w:p>
    <w:p w:rsidR="00000000" w:rsidDel="00000000" w:rsidP="00000000" w:rsidRDefault="00000000" w:rsidRPr="00000000" w14:paraId="000000A4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4397121" cy="3941461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941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Delete record from table</w:t>
      </w:r>
    </w:p>
    <w:p w:rsidR="00000000" w:rsidDel="00000000" w:rsidP="00000000" w:rsidRDefault="00000000" w:rsidRPr="00000000" w14:paraId="000000A7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4077053" cy="3263557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263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 record in table</w:t>
      </w:r>
    </w:p>
    <w:p w:rsidR="00000000" w:rsidDel="00000000" w:rsidP="00000000" w:rsidRDefault="00000000" w:rsidRPr="00000000" w14:paraId="000000AA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4976291" cy="3824475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82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51" w:type="default"/>
      <w:headerReference r:id="rId52" w:type="first"/>
      <w:headerReference r:id="rId53" w:type="even"/>
      <w:footerReference r:id="rId54" w:type="default"/>
      <w:footerReference r:id="rId55" w:type="first"/>
      <w:footerReference r:id="rId56" w:type="even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Times New Roman"/>
  <w:font w:name="Georgia"/>
  <w:font w:name="Arial"/>
  <w:font w:name="Courier New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  <w:font w:name="Source Sans Pr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3" style="position:absolute;width:451.2pt;height:407.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2.jpg"/>
        </v:shape>
      </w:pic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EN20CS3060</w:t>
    </w:r>
    <w:r w:rsidDel="00000000" w:rsidR="00000000" w:rsidRPr="00000000">
      <w:rPr>
        <w:rtl w:val="0"/>
      </w:rPr>
      <w:t xml:space="preserve">43 Pratyush Gupta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1" style="position:absolute;width:451.2pt;height:407.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2.jpg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2" style="position:absolute;width:451.2pt;height:407.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2.jp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92" w:hanging="432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5"/>
      <w:numFmt w:val="decimal"/>
      <w:lvlText w:val="%2."/>
      <w:lvlJc w:val="left"/>
      <w:pPr>
        <w:ind w:left="1440" w:hanging="360"/>
      </w:pPr>
      <w:rPr>
        <w:b w:val="1"/>
        <w:sz w:val="32"/>
        <w:szCs w:val="32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sz w:val="20"/>
        <w:szCs w:val="20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  <w:sz w:val="20"/>
        <w:szCs w:val="2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sz w:val="20"/>
        <w:szCs w:val="20"/>
      </w:rPr>
    </w:lvl>
    <w:lvl w:ilvl="5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sz w:val="20"/>
        <w:szCs w:val="20"/>
      </w:rPr>
    </w:lvl>
    <w:lvl w:ilvl="6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  <w:sz w:val="20"/>
        <w:szCs w:val="20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sz w:val="20"/>
        <w:szCs w:val="20"/>
      </w:rPr>
    </w:lvl>
    <w:lvl w:ilvl="8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42" Type="http://schemas.openxmlformats.org/officeDocument/2006/relationships/image" Target="media/image13.png"/><Relationship Id="rId41" Type="http://schemas.openxmlformats.org/officeDocument/2006/relationships/image" Target="media/image5.png"/><Relationship Id="rId44" Type="http://schemas.openxmlformats.org/officeDocument/2006/relationships/image" Target="media/image12.png"/><Relationship Id="rId43" Type="http://schemas.openxmlformats.org/officeDocument/2006/relationships/image" Target="media/image8.png"/><Relationship Id="rId46" Type="http://schemas.openxmlformats.org/officeDocument/2006/relationships/image" Target="media/image15.png"/><Relationship Id="rId45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Relational_data_stream_management_system" TargetMode="External"/><Relationship Id="rId48" Type="http://schemas.openxmlformats.org/officeDocument/2006/relationships/image" Target="media/image6.png"/><Relationship Id="rId47" Type="http://schemas.openxmlformats.org/officeDocument/2006/relationships/image" Target="media/image11.png"/><Relationship Id="rId49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en.wikipedia.org/wiki/SQL#cite_note-chamberlin2001-5" TargetMode="External"/><Relationship Id="rId7" Type="http://schemas.openxmlformats.org/officeDocument/2006/relationships/hyperlink" Target="https://en.wikipedia.org/wiki/Domain-specific_language" TargetMode="External"/><Relationship Id="rId8" Type="http://schemas.openxmlformats.org/officeDocument/2006/relationships/hyperlink" Target="https://en.wikipedia.org/wiki/Relational_database_management_system" TargetMode="External"/><Relationship Id="rId31" Type="http://schemas.openxmlformats.org/officeDocument/2006/relationships/hyperlink" Target="https://guru99.live/t0Lfnd" TargetMode="External"/><Relationship Id="rId30" Type="http://schemas.openxmlformats.org/officeDocument/2006/relationships/hyperlink" Target="https://bit.ly/3bOXAOg" TargetMode="External"/><Relationship Id="rId33" Type="http://schemas.openxmlformats.org/officeDocument/2006/relationships/hyperlink" Target="https://www.thoughtco.com/creating-databases-and-tables-in-sql-1019781" TargetMode="External"/><Relationship Id="rId32" Type="http://schemas.openxmlformats.org/officeDocument/2006/relationships/hyperlink" Target="https://secure.2checkout.com/affiliate.php?ACCOUNT=ACVDBSO&amp;AFFILIATE=120043&amp;PATH=https%3A%2F%2Fwww.activedbsoft.com%2F%3FAFFILIATE%3D120043&amp;AFFSRC=top-20-sql-management-tools" TargetMode="External"/><Relationship Id="rId35" Type="http://schemas.openxmlformats.org/officeDocument/2006/relationships/hyperlink" Target="https://www.thoughtco.com/access-controls-in-sql-1019700" TargetMode="External"/><Relationship Id="rId34" Type="http://schemas.openxmlformats.org/officeDocument/2006/relationships/hyperlink" Target="https://www.lifewire.com/data-control-language-dcl-1019477" TargetMode="External"/><Relationship Id="rId37" Type="http://schemas.openxmlformats.org/officeDocument/2006/relationships/image" Target="media/image14.png"/><Relationship Id="rId36" Type="http://schemas.openxmlformats.org/officeDocument/2006/relationships/image" Target="media/image9.png"/><Relationship Id="rId39" Type="http://schemas.openxmlformats.org/officeDocument/2006/relationships/image" Target="media/image3.png"/><Relationship Id="rId38" Type="http://schemas.openxmlformats.org/officeDocument/2006/relationships/image" Target="media/image7.png"/><Relationship Id="rId20" Type="http://schemas.openxmlformats.org/officeDocument/2006/relationships/hyperlink" Target="https://intellipaat.com/blog/tutorial/sql-tutorial/delete-query/" TargetMode="External"/><Relationship Id="rId22" Type="http://schemas.openxmlformats.org/officeDocument/2006/relationships/hyperlink" Target="https://bit.ly/3oe8nJ9" TargetMode="External"/><Relationship Id="rId21" Type="http://schemas.openxmlformats.org/officeDocument/2006/relationships/hyperlink" Target="https://guru99.link/recommends-sqlmgmt-tools" TargetMode="External"/><Relationship Id="rId24" Type="http://schemas.openxmlformats.org/officeDocument/2006/relationships/hyperlink" Target="https://shop.dbschema.com/affiliate.php?ACCOUNT=250126330556&amp;AFFILIATE=120043&amp;PATH=https://dbschema.com/%3FAFFILIATE%3D120043&amp;AFFSRC=top-20-sql-management-tools" TargetMode="External"/><Relationship Id="rId23" Type="http://schemas.openxmlformats.org/officeDocument/2006/relationships/hyperlink" Target="https://www.solarwinds.com/database-performance-analyzer/registration?a_aid=BIZ-PAP-GURU99&amp;a_bid=5942e254&amp;CMP=BIZ-PAP-GURU99-SQL-MANAGEMENT-TOOLS-ANALYZER" TargetMode="External"/><Relationship Id="rId26" Type="http://schemas.openxmlformats.org/officeDocument/2006/relationships/hyperlink" Target="https://secure.2checkout.com/affiliate.php?ACCOUNT=DEVARTFG&amp;AFFILIATE=120043&amp;PATH=https%3A%2F%2Fwww.devart.com%2Fdbforge%2Fmysql%2F%3FAFFILIATE%3D120043&amp;AFFSRC=top-20-sql-management-tools" TargetMode="External"/><Relationship Id="rId25" Type="http://schemas.openxmlformats.org/officeDocument/2006/relationships/hyperlink" Target="https://bit.ly/3qTMZdt" TargetMode="External"/><Relationship Id="rId28" Type="http://schemas.openxmlformats.org/officeDocument/2006/relationships/hyperlink" Target="http://track.webgains.com/click.html?wglinkid=2081375&amp;wgprogramid=264775&amp;wgcampaignid=1451605&amp;clickref=top-20-sql-management-tools&amp;wgtarget=https://www.paessler.com/mysql_monitoring" TargetMode="External"/><Relationship Id="rId27" Type="http://schemas.openxmlformats.org/officeDocument/2006/relationships/hyperlink" Target="https://www.solarwinds.com/sql-sentry?a_aid=BIZ-PAP-GURU99&amp;a_bid=ade0cfff&amp;CMP=BIZ-PAP-GURU99-SQL-MANAGEMENT-SQL-SENTRY" TargetMode="External"/><Relationship Id="rId29" Type="http://schemas.openxmlformats.org/officeDocument/2006/relationships/hyperlink" Target="https://shop.systoolsgroup.com/affiliate.php?ACCOUNT=SYSTOOBY&amp;AFFILIATE=120043&amp;PATH=https%3A%2F%2Fwww.systoolsgroup.com%2Fsql-password-recovery.html%3FAFFILIATE%3D120043&amp;AFFSRC=top-20-sql-management-tools" TargetMode="External"/><Relationship Id="rId51" Type="http://schemas.openxmlformats.org/officeDocument/2006/relationships/header" Target="header1.xml"/><Relationship Id="rId50" Type="http://schemas.openxmlformats.org/officeDocument/2006/relationships/image" Target="media/image16.png"/><Relationship Id="rId53" Type="http://schemas.openxmlformats.org/officeDocument/2006/relationships/header" Target="header2.xml"/><Relationship Id="rId52" Type="http://schemas.openxmlformats.org/officeDocument/2006/relationships/header" Target="header3.xml"/><Relationship Id="rId11" Type="http://schemas.openxmlformats.org/officeDocument/2006/relationships/hyperlink" Target="https://en.wikipedia.org/wiki/API" TargetMode="External"/><Relationship Id="rId55" Type="http://schemas.openxmlformats.org/officeDocument/2006/relationships/footer" Target="footer2.xml"/><Relationship Id="rId10" Type="http://schemas.openxmlformats.org/officeDocument/2006/relationships/hyperlink" Target="https://en.wikipedia.org/wiki/Data_model" TargetMode="External"/><Relationship Id="rId54" Type="http://schemas.openxmlformats.org/officeDocument/2006/relationships/footer" Target="footer3.xml"/><Relationship Id="rId13" Type="http://schemas.openxmlformats.org/officeDocument/2006/relationships/hyperlink" Target="https://en.wikipedia.org/wiki/VSAM" TargetMode="External"/><Relationship Id="rId12" Type="http://schemas.openxmlformats.org/officeDocument/2006/relationships/hyperlink" Target="https://en.wikipedia.org/wiki/ISAM" TargetMode="External"/><Relationship Id="rId56" Type="http://schemas.openxmlformats.org/officeDocument/2006/relationships/footer" Target="footer1.xml"/><Relationship Id="rId15" Type="http://schemas.openxmlformats.org/officeDocument/2006/relationships/hyperlink" Target="https://intellipaat.com/blog/what-is-database/" TargetMode="External"/><Relationship Id="rId14" Type="http://schemas.openxmlformats.org/officeDocument/2006/relationships/hyperlink" Target="https://en.wikipedia.org/wiki/Database_index" TargetMode="External"/><Relationship Id="rId17" Type="http://schemas.openxmlformats.org/officeDocument/2006/relationships/hyperlink" Target="https://intellipaat.com/blog/tutorial/sql-tutorial/sql-functions/" TargetMode="External"/><Relationship Id="rId16" Type="http://schemas.openxmlformats.org/officeDocument/2006/relationships/hyperlink" Target="https://intellipaat.com/blog/tutorial/sql-tutorial/rdbms/" TargetMode="External"/><Relationship Id="rId19" Type="http://schemas.openxmlformats.org/officeDocument/2006/relationships/hyperlink" Target="https://intellipaat.com/blog/tutorial/sql-tutorial/select-statement/" TargetMode="External"/><Relationship Id="rId18" Type="http://schemas.openxmlformats.org/officeDocument/2006/relationships/hyperlink" Target="https://intellipaat.com/blog/tutorial/sql-tutorial/introduction-to-sql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ourceSansPro-italic.ttf"/><Relationship Id="rId10" Type="http://schemas.openxmlformats.org/officeDocument/2006/relationships/font" Target="fonts/SourceSansPro-bold.ttf"/><Relationship Id="rId13" Type="http://schemas.openxmlformats.org/officeDocument/2006/relationships/font" Target="fonts/OpenSans-regular.ttf"/><Relationship Id="rId12" Type="http://schemas.openxmlformats.org/officeDocument/2006/relationships/font" Target="fonts/SourceSansPro-boldItalic.ttf"/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Relationship Id="rId9" Type="http://schemas.openxmlformats.org/officeDocument/2006/relationships/font" Target="fonts/SourceSansPro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